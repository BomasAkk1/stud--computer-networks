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28A84" w14:textId="285B8915" w:rsidR="005E5381" w:rsidRDefault="005E5381" w:rsidP="005E5381">
      <w:pPr>
        <w:pStyle w:val="a3"/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</w:r>
      <w:r w:rsidRPr="003445D8">
        <w:rPr>
          <w:u w:val="single"/>
          <w:rPrChange w:id="0" w:author="studentcoll" w:date="2026-09-30T13:27:00Z">
            <w:rPr/>
          </w:rPrChange>
        </w:rPr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>2. Устройство управления</w:t>
      </w:r>
      <w:r>
        <w:br/>
      </w:r>
      <w:r w:rsidRPr="003445D8">
        <w:rPr>
          <w:u w:val="single"/>
          <w:rPrChange w:id="1" w:author="studentcoll" w:date="2026-09-30T13:28:00Z">
            <w:rPr/>
          </w:rPrChange>
        </w:rPr>
        <w:t>3. АЛУ</w:t>
      </w:r>
      <w:r>
        <w:br/>
        <w:t>4. 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 xml:space="preserve">1. Жёсткий диск, </w:t>
      </w:r>
      <w:proofErr w:type="spellStart"/>
      <w:r>
        <w:t>флешка</w:t>
      </w:r>
      <w:proofErr w:type="spellEnd"/>
      <w:r>
        <w:br/>
      </w:r>
      <w:r w:rsidRPr="003445D8">
        <w:rPr>
          <w:u w:val="single"/>
          <w:rPrChange w:id="2" w:author="studentcoll" w:date="2026-09-30T13:28:00Z">
            <w:rPr/>
          </w:rPrChange>
        </w:rPr>
        <w:t>2. ОЗУ и ПЗУ</w:t>
      </w:r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</w:r>
      <w:r w:rsidRPr="003445D8">
        <w:rPr>
          <w:u w:val="single"/>
          <w:rPrChange w:id="3" w:author="studentcoll" w:date="2026-09-30T13:29:00Z">
            <w:rPr/>
          </w:rPrChange>
        </w:rPr>
        <w:t>2. В двоичной</w:t>
      </w:r>
      <w:r>
        <w:br/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</w:r>
      <w:r w:rsidRPr="003445D8">
        <w:rPr>
          <w:u w:val="single"/>
          <w:rPrChange w:id="4" w:author="studentcoll" w:date="2026-09-30T13:32:00Z">
            <w:rPr/>
          </w:rPrChange>
        </w:rPr>
        <w:t>2. 45</w:t>
      </w:r>
      <w:r w:rsidRPr="003445D8">
        <w:rPr>
          <w:u w:val="single"/>
          <w:rPrChange w:id="5" w:author="studentcoll" w:date="2026-09-30T13:32:00Z">
            <w:rPr/>
          </w:rPrChange>
        </w:rPr>
        <w:br/>
      </w:r>
      <w:r>
        <w:t>3. 47</w:t>
      </w:r>
      <w:r>
        <w:br/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</w:r>
      <w:r w:rsidRPr="008259F0">
        <w:rPr>
          <w:u w:val="single"/>
          <w:rPrChange w:id="6" w:author="studentcoll" w:date="2026-09-30T13:59:00Z">
            <w:rPr/>
          </w:rPrChange>
        </w:rPr>
        <w:t>2. И</w:t>
      </w:r>
      <w:r>
        <w:br/>
        <w:t>3. НЕ</w:t>
      </w:r>
      <w:r>
        <w:br/>
        <w:t>4. Исключающее ИЛИ</w:t>
      </w:r>
      <w:r>
        <w:br/>
      </w:r>
      <w:r>
        <w:br/>
        <w:t>А7. Результат операции 1 И 0 И 1 равен:</w:t>
      </w:r>
      <w:r>
        <w:br/>
      </w:r>
      <w:r>
        <w:br/>
        <w:t>1. 1</w:t>
      </w:r>
      <w:r>
        <w:br/>
      </w:r>
      <w:r w:rsidRPr="003445D8">
        <w:rPr>
          <w:u w:val="single"/>
          <w:rPrChange w:id="7" w:author="studentcoll" w:date="2026-09-30T13:34:00Z">
            <w:rPr/>
          </w:rPrChange>
        </w:rPr>
        <w:t>2. 0</w:t>
      </w:r>
      <w:r>
        <w:br/>
      </w:r>
      <w:r>
        <w:lastRenderedPageBreak/>
        <w:t>3. 10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</w:r>
      <w:r w:rsidRPr="003445D8">
        <w:rPr>
          <w:u w:val="single"/>
          <w:rPrChange w:id="8" w:author="studentcoll" w:date="2026-09-30T13:35:00Z">
            <w:rPr/>
          </w:rPrChange>
        </w:rPr>
        <w:t>1. 2 входа, 2 выхода</w:t>
      </w:r>
      <w:r w:rsidRPr="003445D8">
        <w:rPr>
          <w:u w:val="single"/>
          <w:rPrChange w:id="9" w:author="studentcoll" w:date="2026-09-30T13:35:00Z">
            <w:rPr/>
          </w:rPrChange>
        </w:rPr>
        <w:br/>
      </w:r>
      <w:r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  <w:t>1. S=0, P=1</w:t>
      </w:r>
      <w:r>
        <w:br/>
      </w:r>
      <w:r w:rsidRPr="00EC33C6">
        <w:rPr>
          <w:rPrChange w:id="10" w:author="studentcoll" w:date="2026-09-30T13:38:00Z">
            <w:rPr/>
          </w:rPrChange>
        </w:rPr>
        <w:t>2. S=1, P=0</w:t>
      </w:r>
      <w:r w:rsidRPr="00EC33C6">
        <w:rPr>
          <w:rPrChange w:id="11" w:author="studentcoll" w:date="2026-09-30T13:38:00Z">
            <w:rPr/>
          </w:rPrChange>
        </w:rPr>
        <w:br/>
      </w:r>
      <w:r>
        <w:t>3. S=1, P=1</w:t>
      </w:r>
      <w:r>
        <w:br/>
      </w:r>
      <w:r w:rsidRPr="00EC33C6">
        <w:rPr>
          <w:u w:val="single"/>
          <w:rPrChange w:id="12" w:author="studentcoll" w:date="2026-09-30T13:38:00Z">
            <w:rPr/>
          </w:rPrChange>
        </w:rPr>
        <w:t>4. S=0, P=0</w:t>
      </w:r>
      <w:r w:rsidRPr="00EC33C6">
        <w:rPr>
          <w:u w:val="single"/>
          <w:rPrChange w:id="13" w:author="studentcoll" w:date="2026-09-30T13:38:00Z">
            <w:rPr/>
          </w:rPrChange>
        </w:rPr>
        <w:br/>
      </w: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</w:r>
      <w:r w:rsidRPr="00EC33C6">
        <w:rPr>
          <w:u w:val="single"/>
          <w:rPrChange w:id="14" w:author="studentcoll" w:date="2026-09-30T13:38:00Z">
            <w:rPr/>
          </w:rPrChange>
        </w:rPr>
        <w:t>3. Устройство управления (УУ)</w:t>
      </w:r>
      <w:r w:rsidRPr="00EC33C6">
        <w:rPr>
          <w:u w:val="single"/>
          <w:rPrChange w:id="15" w:author="studentcoll" w:date="2026-09-30T13:38:00Z">
            <w:rPr/>
          </w:rPrChange>
        </w:rPr>
        <w:br/>
      </w:r>
      <w:r>
        <w:t>4. Кэш-память</w:t>
      </w:r>
      <w:r>
        <w:br/>
      </w:r>
    </w:p>
    <w:p w14:paraId="01836979" w14:textId="77777777" w:rsidR="00EC33C6" w:rsidRDefault="005E5381" w:rsidP="005E5381">
      <w:pPr>
        <w:pStyle w:val="a3"/>
        <w:rPr>
          <w:ins w:id="16" w:author="studentcoll" w:date="2026-09-30T13:41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</w:p>
    <w:p w14:paraId="40729242" w14:textId="77777777" w:rsidR="00EC33C6" w:rsidRDefault="00EC33C6" w:rsidP="005E5381">
      <w:pPr>
        <w:pStyle w:val="a3"/>
        <w:rPr>
          <w:ins w:id="17" w:author="studentcoll" w:date="2026-09-30T13:41:00Z"/>
        </w:rPr>
      </w:pPr>
      <w:ins w:id="18" w:author="studentcoll" w:date="2026-09-30T13:41:00Z">
        <w:r>
          <w:t>10011100</w:t>
        </w:r>
      </w:ins>
      <w:r w:rsidR="005E5381">
        <w:br/>
      </w:r>
      <w:r w:rsidR="005E5381">
        <w:br/>
        <w:t>Б2. Сложите двоичные числа: 1011₂ + 1101₂. Ответ запишите в двоичной и десятичной системах.</w:t>
      </w:r>
    </w:p>
    <w:p w14:paraId="4CD3862C" w14:textId="77777777" w:rsidR="00EC33C6" w:rsidRDefault="00EC33C6" w:rsidP="005E5381">
      <w:pPr>
        <w:pStyle w:val="a3"/>
        <w:rPr>
          <w:ins w:id="19" w:author="studentcoll" w:date="2026-09-30T13:42:00Z"/>
        </w:rPr>
      </w:pPr>
      <w:ins w:id="20" w:author="studentcoll" w:date="2026-09-30T13:42:00Z">
        <w:r>
          <w:t>11000</w:t>
        </w:r>
      </w:ins>
    </w:p>
    <w:p w14:paraId="44A079FC" w14:textId="77777777" w:rsidR="00EC33C6" w:rsidRDefault="00EC33C6" w:rsidP="005E5381">
      <w:pPr>
        <w:pStyle w:val="a3"/>
        <w:rPr>
          <w:ins w:id="21" w:author="studentcoll" w:date="2026-09-30T13:43:00Z"/>
        </w:rPr>
      </w:pPr>
      <w:ins w:id="22" w:author="studentcoll" w:date="2026-09-30T13:42:00Z">
        <w:r>
          <w:t>48</w:t>
        </w:r>
      </w:ins>
      <w:r w:rsidR="005E5381">
        <w:br/>
      </w:r>
      <w:r w:rsidR="005E5381">
        <w:br/>
        <w:t>Б3. Постройте таблицу истинности для логического выражения: F = (A И B) ИЛИ (НЕ C)</w:t>
      </w:r>
    </w:p>
    <w:tbl>
      <w:tblPr>
        <w:tblStyle w:val="a4"/>
        <w:tblW w:w="0" w:type="auto"/>
        <w:tblLook w:val="04A0" w:firstRow="1" w:lastRow="0" w:firstColumn="1" w:lastColumn="0" w:noHBand="0" w:noVBand="1"/>
        <w:tblPrChange w:id="23" w:author="studentcoll" w:date="2026-09-30T13:50:00Z">
          <w:tblPr>
            <w:tblStyle w:val="a4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567"/>
        <w:gridCol w:w="716"/>
        <w:gridCol w:w="859"/>
        <w:gridCol w:w="858"/>
        <w:gridCol w:w="1145"/>
        <w:gridCol w:w="1946"/>
        <w:tblGridChange w:id="24">
          <w:tblGrid>
            <w:gridCol w:w="567"/>
            <w:gridCol w:w="716"/>
            <w:gridCol w:w="274"/>
            <w:gridCol w:w="585"/>
            <w:gridCol w:w="858"/>
            <w:gridCol w:w="114"/>
            <w:gridCol w:w="1031"/>
            <w:gridCol w:w="526"/>
            <w:gridCol w:w="1191"/>
            <w:gridCol w:w="367"/>
            <w:gridCol w:w="1558"/>
            <w:gridCol w:w="1558"/>
          </w:tblGrid>
        </w:tblGridChange>
      </w:tblGrid>
      <w:tr w:rsidR="009A4691" w:rsidRPr="009A4691" w14:paraId="67183803" w14:textId="77777777" w:rsidTr="009A4691">
        <w:trPr>
          <w:trHeight w:val="299"/>
          <w:ins w:id="25" w:author="studentcoll" w:date="2026-09-30T13:46:00Z"/>
        </w:trPr>
        <w:tc>
          <w:tcPr>
            <w:tcW w:w="567" w:type="dxa"/>
            <w:tcPrChange w:id="26" w:author="studentcoll" w:date="2026-09-30T13:50:00Z">
              <w:tcPr>
                <w:tcW w:w="1557" w:type="dxa"/>
                <w:gridSpan w:val="3"/>
              </w:tcPr>
            </w:tcPrChange>
          </w:tcPr>
          <w:p w14:paraId="4B24C357" w14:textId="2F8D4873" w:rsidR="009A4691" w:rsidRPr="009A4691" w:rsidRDefault="009A4691" w:rsidP="005E5381">
            <w:pPr>
              <w:pStyle w:val="a3"/>
              <w:rPr>
                <w:ins w:id="27" w:author="studentcoll" w:date="2026-09-30T13:46:00Z"/>
                <w:lang w:val="en-US"/>
                <w:rPrChange w:id="28" w:author="studentcoll" w:date="2026-09-30T13:46:00Z">
                  <w:rPr>
                    <w:ins w:id="29" w:author="studentcoll" w:date="2026-09-30T13:46:00Z"/>
                  </w:rPr>
                </w:rPrChange>
              </w:rPr>
            </w:pPr>
            <w:ins w:id="30" w:author="studentcoll" w:date="2026-09-30T13:46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716" w:type="dxa"/>
            <w:tcPrChange w:id="31" w:author="studentcoll" w:date="2026-09-30T13:50:00Z">
              <w:tcPr>
                <w:tcW w:w="1557" w:type="dxa"/>
                <w:gridSpan w:val="3"/>
              </w:tcPr>
            </w:tcPrChange>
          </w:tcPr>
          <w:p w14:paraId="5C66C130" w14:textId="5A2130BA" w:rsidR="009A4691" w:rsidRPr="009A4691" w:rsidRDefault="009A4691" w:rsidP="005E5381">
            <w:pPr>
              <w:pStyle w:val="a3"/>
              <w:rPr>
                <w:ins w:id="32" w:author="studentcoll" w:date="2026-09-30T13:46:00Z"/>
                <w:lang w:val="en-US"/>
                <w:rPrChange w:id="33" w:author="studentcoll" w:date="2026-09-30T13:46:00Z">
                  <w:rPr>
                    <w:ins w:id="34" w:author="studentcoll" w:date="2026-09-30T13:46:00Z"/>
                  </w:rPr>
                </w:rPrChange>
              </w:rPr>
            </w:pPr>
            <w:ins w:id="35" w:author="studentcoll" w:date="2026-09-30T13:46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859" w:type="dxa"/>
            <w:tcPrChange w:id="36" w:author="studentcoll" w:date="2026-09-30T13:50:00Z">
              <w:tcPr>
                <w:tcW w:w="1557" w:type="dxa"/>
                <w:gridSpan w:val="2"/>
              </w:tcPr>
            </w:tcPrChange>
          </w:tcPr>
          <w:p w14:paraId="6D0E2D72" w14:textId="46573E50" w:rsidR="009A4691" w:rsidRPr="009A4691" w:rsidRDefault="009A4691" w:rsidP="005E5381">
            <w:pPr>
              <w:pStyle w:val="a3"/>
              <w:rPr>
                <w:ins w:id="37" w:author="studentcoll" w:date="2026-09-30T13:46:00Z"/>
                <w:lang w:val="en-US"/>
                <w:rPrChange w:id="38" w:author="studentcoll" w:date="2026-09-30T13:46:00Z">
                  <w:rPr>
                    <w:ins w:id="39" w:author="studentcoll" w:date="2026-09-30T13:46:00Z"/>
                  </w:rPr>
                </w:rPrChange>
              </w:rPr>
            </w:pPr>
            <w:ins w:id="40" w:author="studentcoll" w:date="2026-09-30T13:46:00Z">
              <w:r>
                <w:rPr>
                  <w:lang w:val="en-US"/>
                </w:rPr>
                <w:t>C</w:t>
              </w:r>
            </w:ins>
          </w:p>
        </w:tc>
        <w:tc>
          <w:tcPr>
            <w:tcW w:w="858" w:type="dxa"/>
            <w:tcPrChange w:id="41" w:author="studentcoll" w:date="2026-09-30T13:50:00Z">
              <w:tcPr>
                <w:tcW w:w="1558" w:type="dxa"/>
                <w:gridSpan w:val="2"/>
              </w:tcPr>
            </w:tcPrChange>
          </w:tcPr>
          <w:p w14:paraId="53F2548A" w14:textId="2F2B8E56" w:rsidR="009A4691" w:rsidRPr="009A4691" w:rsidRDefault="009A4691" w:rsidP="005E5381">
            <w:pPr>
              <w:pStyle w:val="a3"/>
              <w:rPr>
                <w:ins w:id="42" w:author="studentcoll" w:date="2026-09-30T13:46:00Z"/>
                <w:lang w:val="en-US"/>
                <w:rPrChange w:id="43" w:author="studentcoll" w:date="2026-09-30T13:46:00Z">
                  <w:rPr>
                    <w:ins w:id="44" w:author="studentcoll" w:date="2026-09-30T13:46:00Z"/>
                  </w:rPr>
                </w:rPrChange>
              </w:rPr>
            </w:pPr>
            <w:ins w:id="45" w:author="studentcoll" w:date="2026-09-30T13:46:00Z">
              <w:r>
                <w:t xml:space="preserve">Не </w:t>
              </w:r>
              <w:r>
                <w:rPr>
                  <w:lang w:val="en-US"/>
                </w:rPr>
                <w:t>C</w:t>
              </w:r>
            </w:ins>
          </w:p>
        </w:tc>
        <w:tc>
          <w:tcPr>
            <w:tcW w:w="1145" w:type="dxa"/>
            <w:tcPrChange w:id="46" w:author="studentcoll" w:date="2026-09-30T13:50:00Z">
              <w:tcPr>
                <w:tcW w:w="1558" w:type="dxa"/>
              </w:tcPr>
            </w:tcPrChange>
          </w:tcPr>
          <w:p w14:paraId="12A22227" w14:textId="0B3F94DD" w:rsidR="009A4691" w:rsidRPr="009A4691" w:rsidRDefault="009A4691" w:rsidP="005E5381">
            <w:pPr>
              <w:pStyle w:val="a3"/>
              <w:rPr>
                <w:ins w:id="47" w:author="studentcoll" w:date="2026-09-30T13:46:00Z"/>
                <w:lang w:val="en-US"/>
                <w:rPrChange w:id="48" w:author="studentcoll" w:date="2026-09-30T13:47:00Z">
                  <w:rPr>
                    <w:ins w:id="49" w:author="studentcoll" w:date="2026-09-30T13:46:00Z"/>
                  </w:rPr>
                </w:rPrChange>
              </w:rPr>
            </w:pPr>
            <w:ins w:id="50" w:author="studentcoll" w:date="2026-09-30T13:47:00Z">
              <w:r>
                <w:rPr>
                  <w:lang w:val="en-US"/>
                </w:rPr>
                <w:t>A and B</w:t>
              </w:r>
            </w:ins>
          </w:p>
        </w:tc>
        <w:tc>
          <w:tcPr>
            <w:tcW w:w="1946" w:type="dxa"/>
            <w:tcPrChange w:id="51" w:author="studentcoll" w:date="2026-09-30T13:50:00Z">
              <w:tcPr>
                <w:tcW w:w="1558" w:type="dxa"/>
              </w:tcPr>
            </w:tcPrChange>
          </w:tcPr>
          <w:p w14:paraId="7104FAD9" w14:textId="50395B73" w:rsidR="009A4691" w:rsidRPr="009A4691" w:rsidRDefault="009A4691" w:rsidP="005E5381">
            <w:pPr>
              <w:pStyle w:val="a3"/>
              <w:rPr>
                <w:ins w:id="52" w:author="studentcoll" w:date="2026-09-30T13:46:00Z"/>
                <w:lang w:val="en-US"/>
                <w:rPrChange w:id="53" w:author="studentcoll" w:date="2026-09-30T13:50:00Z">
                  <w:rPr>
                    <w:ins w:id="54" w:author="studentcoll" w:date="2026-09-30T13:46:00Z"/>
                  </w:rPr>
                </w:rPrChange>
              </w:rPr>
            </w:pPr>
            <w:ins w:id="55" w:author="studentcoll" w:date="2026-09-30T13:47:00Z">
              <w:r>
                <w:rPr>
                  <w:lang w:val="en-US"/>
                </w:rPr>
                <w:t>A and B</w:t>
              </w:r>
              <w:r>
                <w:rPr>
                  <w:lang w:val="en-US"/>
                </w:rPr>
                <w:t xml:space="preserve"> or </w:t>
              </w:r>
            </w:ins>
            <w:ins w:id="56" w:author="studentcoll" w:date="2026-09-30T13:50:00Z">
              <w:r>
                <w:rPr>
                  <w:lang w:val="en-US"/>
                </w:rPr>
                <w:t xml:space="preserve">not </w:t>
              </w:r>
            </w:ins>
            <w:ins w:id="57" w:author="studentcoll" w:date="2026-09-30T13:47:00Z">
              <w:r>
                <w:rPr>
                  <w:lang w:val="en-US"/>
                </w:rPr>
                <w:t>C</w:t>
              </w:r>
            </w:ins>
          </w:p>
        </w:tc>
      </w:tr>
      <w:tr w:rsidR="009A4691" w14:paraId="5F063222" w14:textId="77777777" w:rsidTr="009A4691">
        <w:trPr>
          <w:trHeight w:val="299"/>
          <w:ins w:id="58" w:author="studentcoll" w:date="2026-09-30T13:46:00Z"/>
        </w:trPr>
        <w:tc>
          <w:tcPr>
            <w:tcW w:w="567" w:type="dxa"/>
            <w:tcPrChange w:id="59" w:author="studentcoll" w:date="2026-09-30T13:50:00Z">
              <w:tcPr>
                <w:tcW w:w="1557" w:type="dxa"/>
                <w:gridSpan w:val="3"/>
              </w:tcPr>
            </w:tcPrChange>
          </w:tcPr>
          <w:p w14:paraId="2729BB8F" w14:textId="6B1829D7" w:rsidR="009A4691" w:rsidRPr="009A4691" w:rsidRDefault="009A4691" w:rsidP="005E5381">
            <w:pPr>
              <w:pStyle w:val="a3"/>
              <w:rPr>
                <w:ins w:id="60" w:author="studentcoll" w:date="2026-09-30T13:46:00Z"/>
                <w:lang w:val="en-US"/>
                <w:rPrChange w:id="61" w:author="studentcoll" w:date="2026-09-30T13:47:00Z">
                  <w:rPr>
                    <w:ins w:id="62" w:author="studentcoll" w:date="2026-09-30T13:46:00Z"/>
                  </w:rPr>
                </w:rPrChange>
              </w:rPr>
            </w:pPr>
            <w:ins w:id="63" w:author="studentcoll" w:date="2026-09-30T13:47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716" w:type="dxa"/>
            <w:tcPrChange w:id="64" w:author="studentcoll" w:date="2026-09-30T13:50:00Z">
              <w:tcPr>
                <w:tcW w:w="1557" w:type="dxa"/>
                <w:gridSpan w:val="3"/>
              </w:tcPr>
            </w:tcPrChange>
          </w:tcPr>
          <w:p w14:paraId="070D2915" w14:textId="5B108D7E" w:rsidR="009A4691" w:rsidRPr="009A4691" w:rsidRDefault="009A4691" w:rsidP="005E5381">
            <w:pPr>
              <w:pStyle w:val="a3"/>
              <w:rPr>
                <w:ins w:id="65" w:author="studentcoll" w:date="2026-09-30T13:46:00Z"/>
                <w:lang w:val="en-US"/>
                <w:rPrChange w:id="66" w:author="studentcoll" w:date="2026-09-30T13:48:00Z">
                  <w:rPr>
                    <w:ins w:id="67" w:author="studentcoll" w:date="2026-09-30T13:46:00Z"/>
                  </w:rPr>
                </w:rPrChange>
              </w:rPr>
            </w:pPr>
            <w:ins w:id="68" w:author="studentcoll" w:date="2026-09-30T13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859" w:type="dxa"/>
            <w:tcPrChange w:id="69" w:author="studentcoll" w:date="2026-09-30T13:50:00Z">
              <w:tcPr>
                <w:tcW w:w="1557" w:type="dxa"/>
                <w:gridSpan w:val="2"/>
              </w:tcPr>
            </w:tcPrChange>
          </w:tcPr>
          <w:p w14:paraId="1EEDACB9" w14:textId="6A09F653" w:rsidR="009A4691" w:rsidRPr="009A4691" w:rsidRDefault="009A4691" w:rsidP="005E5381">
            <w:pPr>
              <w:pStyle w:val="a3"/>
              <w:rPr>
                <w:ins w:id="70" w:author="studentcoll" w:date="2026-09-30T13:46:00Z"/>
                <w:lang w:val="en-US"/>
                <w:rPrChange w:id="71" w:author="studentcoll" w:date="2026-09-30T13:48:00Z">
                  <w:rPr>
                    <w:ins w:id="72" w:author="studentcoll" w:date="2026-09-30T13:46:00Z"/>
                  </w:rPr>
                </w:rPrChange>
              </w:rPr>
            </w:pPr>
            <w:ins w:id="73" w:author="studentcoll" w:date="2026-09-30T13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858" w:type="dxa"/>
            <w:tcPrChange w:id="74" w:author="studentcoll" w:date="2026-09-30T13:50:00Z">
              <w:tcPr>
                <w:tcW w:w="1558" w:type="dxa"/>
                <w:gridSpan w:val="2"/>
              </w:tcPr>
            </w:tcPrChange>
          </w:tcPr>
          <w:p w14:paraId="1F08017D" w14:textId="7018DBED" w:rsidR="009A4691" w:rsidRPr="009A4691" w:rsidRDefault="009A4691" w:rsidP="005E5381">
            <w:pPr>
              <w:pStyle w:val="a3"/>
              <w:rPr>
                <w:ins w:id="75" w:author="studentcoll" w:date="2026-09-30T13:46:00Z"/>
                <w:lang w:val="en-US"/>
                <w:rPrChange w:id="76" w:author="studentcoll" w:date="2026-09-30T13:49:00Z">
                  <w:rPr>
                    <w:ins w:id="77" w:author="studentcoll" w:date="2026-09-30T13:46:00Z"/>
                  </w:rPr>
                </w:rPrChange>
              </w:rPr>
            </w:pPr>
            <w:ins w:id="78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145" w:type="dxa"/>
            <w:tcPrChange w:id="79" w:author="studentcoll" w:date="2026-09-30T13:50:00Z">
              <w:tcPr>
                <w:tcW w:w="1558" w:type="dxa"/>
              </w:tcPr>
            </w:tcPrChange>
          </w:tcPr>
          <w:p w14:paraId="112DC871" w14:textId="44CF3E17" w:rsidR="009A4691" w:rsidRPr="009A4691" w:rsidRDefault="009A4691" w:rsidP="005E5381">
            <w:pPr>
              <w:pStyle w:val="a3"/>
              <w:rPr>
                <w:ins w:id="80" w:author="studentcoll" w:date="2026-09-30T13:46:00Z"/>
                <w:lang w:val="en-US"/>
                <w:rPrChange w:id="81" w:author="studentcoll" w:date="2026-09-30T13:49:00Z">
                  <w:rPr>
                    <w:ins w:id="82" w:author="studentcoll" w:date="2026-09-30T13:46:00Z"/>
                  </w:rPr>
                </w:rPrChange>
              </w:rPr>
            </w:pPr>
            <w:ins w:id="83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946" w:type="dxa"/>
            <w:tcPrChange w:id="84" w:author="studentcoll" w:date="2026-09-30T13:50:00Z">
              <w:tcPr>
                <w:tcW w:w="1558" w:type="dxa"/>
              </w:tcPr>
            </w:tcPrChange>
          </w:tcPr>
          <w:p w14:paraId="246F5B16" w14:textId="756091F4" w:rsidR="009A4691" w:rsidRPr="009A4691" w:rsidRDefault="009A4691" w:rsidP="005E5381">
            <w:pPr>
              <w:pStyle w:val="a3"/>
              <w:rPr>
                <w:ins w:id="85" w:author="studentcoll" w:date="2026-09-30T13:46:00Z"/>
                <w:lang w:val="en-US"/>
                <w:rPrChange w:id="86" w:author="studentcoll" w:date="2026-09-30T13:50:00Z">
                  <w:rPr>
                    <w:ins w:id="87" w:author="studentcoll" w:date="2026-09-30T13:46:00Z"/>
                  </w:rPr>
                </w:rPrChange>
              </w:rPr>
            </w:pPr>
            <w:ins w:id="88" w:author="studentcoll" w:date="2026-09-30T13:50:00Z">
              <w:r>
                <w:rPr>
                  <w:lang w:val="en-US"/>
                </w:rPr>
                <w:t>1</w:t>
              </w:r>
            </w:ins>
          </w:p>
        </w:tc>
      </w:tr>
      <w:tr w:rsidR="009A4691" w14:paraId="5513BA4C" w14:textId="77777777" w:rsidTr="009A4691">
        <w:trPr>
          <w:trHeight w:val="299"/>
          <w:ins w:id="89" w:author="studentcoll" w:date="2026-09-30T13:48:00Z"/>
          <w:trPrChange w:id="90" w:author="studentcoll" w:date="2026-09-30T13:50:00Z">
            <w:trPr>
              <w:gridAfter w:val="0"/>
              <w:trHeight w:val="299"/>
            </w:trPr>
          </w:trPrChange>
        </w:trPr>
        <w:tc>
          <w:tcPr>
            <w:tcW w:w="567" w:type="dxa"/>
            <w:tcPrChange w:id="91" w:author="studentcoll" w:date="2026-09-30T13:50:00Z">
              <w:tcPr>
                <w:tcW w:w="567" w:type="dxa"/>
              </w:tcPr>
            </w:tcPrChange>
          </w:tcPr>
          <w:p w14:paraId="7E177715" w14:textId="4DB2AFD6" w:rsidR="009A4691" w:rsidRDefault="009A4691" w:rsidP="005E5381">
            <w:pPr>
              <w:pStyle w:val="a3"/>
              <w:rPr>
                <w:ins w:id="92" w:author="studentcoll" w:date="2026-09-30T13:48:00Z"/>
                <w:lang w:val="en-US"/>
              </w:rPr>
            </w:pPr>
            <w:ins w:id="93" w:author="studentcoll" w:date="2026-09-30T13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716" w:type="dxa"/>
            <w:tcPrChange w:id="94" w:author="studentcoll" w:date="2026-09-30T13:50:00Z">
              <w:tcPr>
                <w:tcW w:w="716" w:type="dxa"/>
              </w:tcPr>
            </w:tcPrChange>
          </w:tcPr>
          <w:p w14:paraId="65405D28" w14:textId="6C2ED405" w:rsidR="009A4691" w:rsidRPr="009A4691" w:rsidRDefault="009A4691" w:rsidP="005E5381">
            <w:pPr>
              <w:pStyle w:val="a3"/>
              <w:rPr>
                <w:ins w:id="95" w:author="studentcoll" w:date="2026-09-30T13:48:00Z"/>
                <w:lang w:val="en-US"/>
                <w:rPrChange w:id="96" w:author="studentcoll" w:date="2026-09-30T13:48:00Z">
                  <w:rPr>
                    <w:ins w:id="97" w:author="studentcoll" w:date="2026-09-30T13:48:00Z"/>
                  </w:rPr>
                </w:rPrChange>
              </w:rPr>
            </w:pPr>
            <w:ins w:id="98" w:author="studentcoll" w:date="2026-09-30T13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859" w:type="dxa"/>
            <w:tcPrChange w:id="99" w:author="studentcoll" w:date="2026-09-30T13:50:00Z">
              <w:tcPr>
                <w:tcW w:w="859" w:type="dxa"/>
                <w:gridSpan w:val="2"/>
              </w:tcPr>
            </w:tcPrChange>
          </w:tcPr>
          <w:p w14:paraId="7142C389" w14:textId="5D578E09" w:rsidR="009A4691" w:rsidRPr="009A4691" w:rsidRDefault="009A4691" w:rsidP="005E5381">
            <w:pPr>
              <w:pStyle w:val="a3"/>
              <w:rPr>
                <w:ins w:id="100" w:author="studentcoll" w:date="2026-09-30T13:48:00Z"/>
                <w:lang w:val="en-US"/>
                <w:rPrChange w:id="101" w:author="studentcoll" w:date="2026-09-30T13:48:00Z">
                  <w:rPr>
                    <w:ins w:id="102" w:author="studentcoll" w:date="2026-09-30T13:48:00Z"/>
                  </w:rPr>
                </w:rPrChange>
              </w:rPr>
            </w:pPr>
            <w:ins w:id="103" w:author="studentcoll" w:date="2026-09-30T13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858" w:type="dxa"/>
            <w:tcPrChange w:id="104" w:author="studentcoll" w:date="2026-09-30T13:50:00Z">
              <w:tcPr>
                <w:tcW w:w="858" w:type="dxa"/>
              </w:tcPr>
            </w:tcPrChange>
          </w:tcPr>
          <w:p w14:paraId="29545036" w14:textId="04BA04FE" w:rsidR="009A4691" w:rsidRPr="009A4691" w:rsidRDefault="009A4691" w:rsidP="005E5381">
            <w:pPr>
              <w:pStyle w:val="a3"/>
              <w:rPr>
                <w:ins w:id="105" w:author="studentcoll" w:date="2026-09-30T13:48:00Z"/>
                <w:lang w:val="en-US"/>
                <w:rPrChange w:id="106" w:author="studentcoll" w:date="2026-09-30T13:49:00Z">
                  <w:rPr>
                    <w:ins w:id="107" w:author="studentcoll" w:date="2026-09-30T13:48:00Z"/>
                  </w:rPr>
                </w:rPrChange>
              </w:rPr>
            </w:pPr>
            <w:ins w:id="108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145" w:type="dxa"/>
            <w:tcPrChange w:id="109" w:author="studentcoll" w:date="2026-09-30T13:50:00Z">
              <w:tcPr>
                <w:tcW w:w="1145" w:type="dxa"/>
                <w:gridSpan w:val="2"/>
              </w:tcPr>
            </w:tcPrChange>
          </w:tcPr>
          <w:p w14:paraId="229601C2" w14:textId="5D8DE47A" w:rsidR="009A4691" w:rsidRPr="009A4691" w:rsidRDefault="009A4691" w:rsidP="005E5381">
            <w:pPr>
              <w:pStyle w:val="a3"/>
              <w:rPr>
                <w:ins w:id="110" w:author="studentcoll" w:date="2026-09-30T13:48:00Z"/>
                <w:lang w:val="en-US"/>
                <w:rPrChange w:id="111" w:author="studentcoll" w:date="2026-09-30T13:49:00Z">
                  <w:rPr>
                    <w:ins w:id="112" w:author="studentcoll" w:date="2026-09-30T13:48:00Z"/>
                  </w:rPr>
                </w:rPrChange>
              </w:rPr>
            </w:pPr>
            <w:ins w:id="113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946" w:type="dxa"/>
            <w:tcPrChange w:id="114" w:author="studentcoll" w:date="2026-09-30T13:50:00Z">
              <w:tcPr>
                <w:tcW w:w="1717" w:type="dxa"/>
                <w:gridSpan w:val="2"/>
              </w:tcPr>
            </w:tcPrChange>
          </w:tcPr>
          <w:p w14:paraId="6FCE36A8" w14:textId="14CC3681" w:rsidR="009A4691" w:rsidRPr="009A4691" w:rsidRDefault="009A4691" w:rsidP="005E5381">
            <w:pPr>
              <w:pStyle w:val="a3"/>
              <w:rPr>
                <w:ins w:id="115" w:author="studentcoll" w:date="2026-09-30T13:48:00Z"/>
                <w:lang w:val="en-US"/>
                <w:rPrChange w:id="116" w:author="studentcoll" w:date="2026-09-30T13:50:00Z">
                  <w:rPr>
                    <w:ins w:id="117" w:author="studentcoll" w:date="2026-09-30T13:48:00Z"/>
                  </w:rPr>
                </w:rPrChange>
              </w:rPr>
            </w:pPr>
            <w:ins w:id="118" w:author="studentcoll" w:date="2026-09-30T13:50:00Z">
              <w:r>
                <w:rPr>
                  <w:lang w:val="en-US"/>
                </w:rPr>
                <w:t>0</w:t>
              </w:r>
            </w:ins>
          </w:p>
        </w:tc>
      </w:tr>
      <w:tr w:rsidR="009A4691" w14:paraId="090BECA7" w14:textId="77777777" w:rsidTr="009A4691">
        <w:trPr>
          <w:trHeight w:val="287"/>
          <w:ins w:id="119" w:author="studentcoll" w:date="2026-09-30T13:46:00Z"/>
        </w:trPr>
        <w:tc>
          <w:tcPr>
            <w:tcW w:w="567" w:type="dxa"/>
            <w:tcPrChange w:id="120" w:author="studentcoll" w:date="2026-09-30T13:50:00Z">
              <w:tcPr>
                <w:tcW w:w="1557" w:type="dxa"/>
                <w:gridSpan w:val="3"/>
              </w:tcPr>
            </w:tcPrChange>
          </w:tcPr>
          <w:p w14:paraId="0BBE25B6" w14:textId="190A1093" w:rsidR="009A4691" w:rsidRPr="009A4691" w:rsidRDefault="009A4691" w:rsidP="005E5381">
            <w:pPr>
              <w:pStyle w:val="a3"/>
              <w:rPr>
                <w:ins w:id="121" w:author="studentcoll" w:date="2026-09-30T13:46:00Z"/>
                <w:lang w:val="en-US"/>
                <w:rPrChange w:id="122" w:author="studentcoll" w:date="2026-09-30T13:47:00Z">
                  <w:rPr>
                    <w:ins w:id="123" w:author="studentcoll" w:date="2026-09-30T13:46:00Z"/>
                  </w:rPr>
                </w:rPrChange>
              </w:rPr>
            </w:pPr>
            <w:ins w:id="124" w:author="studentcoll" w:date="2026-09-30T13:47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716" w:type="dxa"/>
            <w:tcPrChange w:id="125" w:author="studentcoll" w:date="2026-09-30T13:50:00Z">
              <w:tcPr>
                <w:tcW w:w="1557" w:type="dxa"/>
                <w:gridSpan w:val="3"/>
              </w:tcPr>
            </w:tcPrChange>
          </w:tcPr>
          <w:p w14:paraId="18B9650D" w14:textId="57E103C5" w:rsidR="009A4691" w:rsidRPr="009A4691" w:rsidRDefault="009A4691" w:rsidP="005E5381">
            <w:pPr>
              <w:pStyle w:val="a3"/>
              <w:rPr>
                <w:ins w:id="126" w:author="studentcoll" w:date="2026-09-30T13:46:00Z"/>
                <w:lang w:val="en-US"/>
                <w:rPrChange w:id="127" w:author="studentcoll" w:date="2026-09-30T13:48:00Z">
                  <w:rPr>
                    <w:ins w:id="128" w:author="studentcoll" w:date="2026-09-30T13:46:00Z"/>
                  </w:rPr>
                </w:rPrChange>
              </w:rPr>
            </w:pPr>
            <w:ins w:id="129" w:author="studentcoll" w:date="2026-09-30T13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859" w:type="dxa"/>
            <w:tcPrChange w:id="130" w:author="studentcoll" w:date="2026-09-30T13:50:00Z">
              <w:tcPr>
                <w:tcW w:w="1557" w:type="dxa"/>
                <w:gridSpan w:val="2"/>
              </w:tcPr>
            </w:tcPrChange>
          </w:tcPr>
          <w:p w14:paraId="1B666477" w14:textId="271190DF" w:rsidR="009A4691" w:rsidRPr="009A4691" w:rsidRDefault="009A4691" w:rsidP="005E5381">
            <w:pPr>
              <w:pStyle w:val="a3"/>
              <w:rPr>
                <w:ins w:id="131" w:author="studentcoll" w:date="2026-09-30T13:46:00Z"/>
                <w:lang w:val="en-US"/>
                <w:rPrChange w:id="132" w:author="studentcoll" w:date="2026-09-30T13:48:00Z">
                  <w:rPr>
                    <w:ins w:id="133" w:author="studentcoll" w:date="2026-09-30T13:46:00Z"/>
                  </w:rPr>
                </w:rPrChange>
              </w:rPr>
            </w:pPr>
            <w:ins w:id="134" w:author="studentcoll" w:date="2026-09-30T13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858" w:type="dxa"/>
            <w:tcPrChange w:id="135" w:author="studentcoll" w:date="2026-09-30T13:50:00Z">
              <w:tcPr>
                <w:tcW w:w="1558" w:type="dxa"/>
                <w:gridSpan w:val="2"/>
              </w:tcPr>
            </w:tcPrChange>
          </w:tcPr>
          <w:p w14:paraId="4228DA4F" w14:textId="0D178C38" w:rsidR="009A4691" w:rsidRPr="009A4691" w:rsidRDefault="009A4691" w:rsidP="005E5381">
            <w:pPr>
              <w:pStyle w:val="a3"/>
              <w:rPr>
                <w:ins w:id="136" w:author="studentcoll" w:date="2026-09-30T13:46:00Z"/>
                <w:lang w:val="en-US"/>
                <w:rPrChange w:id="137" w:author="studentcoll" w:date="2026-09-30T13:49:00Z">
                  <w:rPr>
                    <w:ins w:id="138" w:author="studentcoll" w:date="2026-09-30T13:46:00Z"/>
                  </w:rPr>
                </w:rPrChange>
              </w:rPr>
            </w:pPr>
            <w:ins w:id="139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145" w:type="dxa"/>
            <w:tcPrChange w:id="140" w:author="studentcoll" w:date="2026-09-30T13:50:00Z">
              <w:tcPr>
                <w:tcW w:w="1558" w:type="dxa"/>
              </w:tcPr>
            </w:tcPrChange>
          </w:tcPr>
          <w:p w14:paraId="344BE191" w14:textId="2782FA48" w:rsidR="009A4691" w:rsidRPr="009A4691" w:rsidRDefault="009A4691" w:rsidP="005E5381">
            <w:pPr>
              <w:pStyle w:val="a3"/>
              <w:rPr>
                <w:ins w:id="141" w:author="studentcoll" w:date="2026-09-30T13:46:00Z"/>
                <w:lang w:val="en-US"/>
                <w:rPrChange w:id="142" w:author="studentcoll" w:date="2026-09-30T13:49:00Z">
                  <w:rPr>
                    <w:ins w:id="143" w:author="studentcoll" w:date="2026-09-30T13:46:00Z"/>
                  </w:rPr>
                </w:rPrChange>
              </w:rPr>
            </w:pPr>
            <w:ins w:id="144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946" w:type="dxa"/>
            <w:tcPrChange w:id="145" w:author="studentcoll" w:date="2026-09-30T13:50:00Z">
              <w:tcPr>
                <w:tcW w:w="1558" w:type="dxa"/>
              </w:tcPr>
            </w:tcPrChange>
          </w:tcPr>
          <w:p w14:paraId="5E193B7C" w14:textId="7953A5E3" w:rsidR="009A4691" w:rsidRPr="009A4691" w:rsidRDefault="009A4691" w:rsidP="005E5381">
            <w:pPr>
              <w:pStyle w:val="a3"/>
              <w:rPr>
                <w:ins w:id="146" w:author="studentcoll" w:date="2026-09-30T13:46:00Z"/>
                <w:lang w:val="en-US"/>
                <w:rPrChange w:id="147" w:author="studentcoll" w:date="2026-09-30T13:50:00Z">
                  <w:rPr>
                    <w:ins w:id="148" w:author="studentcoll" w:date="2026-09-30T13:46:00Z"/>
                  </w:rPr>
                </w:rPrChange>
              </w:rPr>
            </w:pPr>
            <w:ins w:id="149" w:author="studentcoll" w:date="2026-09-30T13:50:00Z">
              <w:r>
                <w:rPr>
                  <w:lang w:val="en-US"/>
                </w:rPr>
                <w:t>1</w:t>
              </w:r>
            </w:ins>
          </w:p>
        </w:tc>
      </w:tr>
      <w:tr w:rsidR="009A4691" w14:paraId="50F27FE1" w14:textId="77777777" w:rsidTr="009A4691">
        <w:trPr>
          <w:trHeight w:val="299"/>
          <w:ins w:id="150" w:author="studentcoll" w:date="2026-09-30T13:46:00Z"/>
        </w:trPr>
        <w:tc>
          <w:tcPr>
            <w:tcW w:w="567" w:type="dxa"/>
            <w:tcPrChange w:id="151" w:author="studentcoll" w:date="2026-09-30T13:50:00Z">
              <w:tcPr>
                <w:tcW w:w="1557" w:type="dxa"/>
                <w:gridSpan w:val="3"/>
              </w:tcPr>
            </w:tcPrChange>
          </w:tcPr>
          <w:p w14:paraId="298265A9" w14:textId="322A876F" w:rsidR="009A4691" w:rsidRPr="009A4691" w:rsidRDefault="009A4691" w:rsidP="005E5381">
            <w:pPr>
              <w:pStyle w:val="a3"/>
              <w:rPr>
                <w:ins w:id="152" w:author="studentcoll" w:date="2026-09-30T13:46:00Z"/>
                <w:lang w:val="en-US"/>
                <w:rPrChange w:id="153" w:author="studentcoll" w:date="2026-09-30T13:47:00Z">
                  <w:rPr>
                    <w:ins w:id="154" w:author="studentcoll" w:date="2026-09-30T13:46:00Z"/>
                  </w:rPr>
                </w:rPrChange>
              </w:rPr>
            </w:pPr>
            <w:ins w:id="155" w:author="studentcoll" w:date="2026-09-30T13:47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716" w:type="dxa"/>
            <w:tcPrChange w:id="156" w:author="studentcoll" w:date="2026-09-30T13:50:00Z">
              <w:tcPr>
                <w:tcW w:w="1557" w:type="dxa"/>
                <w:gridSpan w:val="3"/>
              </w:tcPr>
            </w:tcPrChange>
          </w:tcPr>
          <w:p w14:paraId="0A82D792" w14:textId="67EF8D22" w:rsidR="009A4691" w:rsidRPr="009A4691" w:rsidRDefault="009A4691" w:rsidP="005E5381">
            <w:pPr>
              <w:pStyle w:val="a3"/>
              <w:rPr>
                <w:ins w:id="157" w:author="studentcoll" w:date="2026-09-30T13:46:00Z"/>
                <w:lang w:val="en-US"/>
                <w:rPrChange w:id="158" w:author="studentcoll" w:date="2026-09-30T13:48:00Z">
                  <w:rPr>
                    <w:ins w:id="159" w:author="studentcoll" w:date="2026-09-30T13:46:00Z"/>
                  </w:rPr>
                </w:rPrChange>
              </w:rPr>
            </w:pPr>
            <w:ins w:id="160" w:author="studentcoll" w:date="2026-09-30T13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859" w:type="dxa"/>
            <w:tcPrChange w:id="161" w:author="studentcoll" w:date="2026-09-30T13:50:00Z">
              <w:tcPr>
                <w:tcW w:w="1557" w:type="dxa"/>
                <w:gridSpan w:val="2"/>
              </w:tcPr>
            </w:tcPrChange>
          </w:tcPr>
          <w:p w14:paraId="5894A0FA" w14:textId="6C062E2F" w:rsidR="009A4691" w:rsidRPr="009A4691" w:rsidRDefault="009A4691" w:rsidP="005E5381">
            <w:pPr>
              <w:pStyle w:val="a3"/>
              <w:rPr>
                <w:ins w:id="162" w:author="studentcoll" w:date="2026-09-30T13:46:00Z"/>
                <w:lang w:val="en-US"/>
                <w:rPrChange w:id="163" w:author="studentcoll" w:date="2026-09-30T13:48:00Z">
                  <w:rPr>
                    <w:ins w:id="164" w:author="studentcoll" w:date="2026-09-30T13:46:00Z"/>
                  </w:rPr>
                </w:rPrChange>
              </w:rPr>
            </w:pPr>
            <w:ins w:id="165" w:author="studentcoll" w:date="2026-09-30T13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858" w:type="dxa"/>
            <w:tcPrChange w:id="166" w:author="studentcoll" w:date="2026-09-30T13:50:00Z">
              <w:tcPr>
                <w:tcW w:w="1558" w:type="dxa"/>
                <w:gridSpan w:val="2"/>
              </w:tcPr>
            </w:tcPrChange>
          </w:tcPr>
          <w:p w14:paraId="58F085B7" w14:textId="676347F0" w:rsidR="009A4691" w:rsidRPr="009A4691" w:rsidRDefault="009A4691" w:rsidP="005E5381">
            <w:pPr>
              <w:pStyle w:val="a3"/>
              <w:rPr>
                <w:ins w:id="167" w:author="studentcoll" w:date="2026-09-30T13:46:00Z"/>
                <w:lang w:val="en-US"/>
                <w:rPrChange w:id="168" w:author="studentcoll" w:date="2026-09-30T13:49:00Z">
                  <w:rPr>
                    <w:ins w:id="169" w:author="studentcoll" w:date="2026-09-30T13:46:00Z"/>
                  </w:rPr>
                </w:rPrChange>
              </w:rPr>
            </w:pPr>
            <w:ins w:id="170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145" w:type="dxa"/>
            <w:tcPrChange w:id="171" w:author="studentcoll" w:date="2026-09-30T13:50:00Z">
              <w:tcPr>
                <w:tcW w:w="1558" w:type="dxa"/>
              </w:tcPr>
            </w:tcPrChange>
          </w:tcPr>
          <w:p w14:paraId="1E4690BA" w14:textId="66C86D74" w:rsidR="009A4691" w:rsidRPr="009A4691" w:rsidRDefault="009A4691" w:rsidP="005E5381">
            <w:pPr>
              <w:pStyle w:val="a3"/>
              <w:rPr>
                <w:ins w:id="172" w:author="studentcoll" w:date="2026-09-30T13:46:00Z"/>
                <w:lang w:val="en-US"/>
                <w:rPrChange w:id="173" w:author="studentcoll" w:date="2026-09-30T13:49:00Z">
                  <w:rPr>
                    <w:ins w:id="174" w:author="studentcoll" w:date="2026-09-30T13:46:00Z"/>
                  </w:rPr>
                </w:rPrChange>
              </w:rPr>
            </w:pPr>
            <w:ins w:id="175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946" w:type="dxa"/>
            <w:tcPrChange w:id="176" w:author="studentcoll" w:date="2026-09-30T13:50:00Z">
              <w:tcPr>
                <w:tcW w:w="1558" w:type="dxa"/>
              </w:tcPr>
            </w:tcPrChange>
          </w:tcPr>
          <w:p w14:paraId="142B01D8" w14:textId="190FEA0E" w:rsidR="009A4691" w:rsidRPr="009A4691" w:rsidRDefault="009A4691" w:rsidP="005E5381">
            <w:pPr>
              <w:pStyle w:val="a3"/>
              <w:rPr>
                <w:ins w:id="177" w:author="studentcoll" w:date="2026-09-30T13:46:00Z"/>
                <w:lang w:val="en-US"/>
                <w:rPrChange w:id="178" w:author="studentcoll" w:date="2026-09-30T13:50:00Z">
                  <w:rPr>
                    <w:ins w:id="179" w:author="studentcoll" w:date="2026-09-30T13:46:00Z"/>
                  </w:rPr>
                </w:rPrChange>
              </w:rPr>
            </w:pPr>
            <w:ins w:id="180" w:author="studentcoll" w:date="2026-09-30T13:50:00Z">
              <w:r>
                <w:rPr>
                  <w:lang w:val="en-US"/>
                </w:rPr>
                <w:t>0</w:t>
              </w:r>
            </w:ins>
          </w:p>
        </w:tc>
      </w:tr>
      <w:tr w:rsidR="009A4691" w14:paraId="416ACC21" w14:textId="77777777" w:rsidTr="009A4691">
        <w:trPr>
          <w:trHeight w:val="299"/>
          <w:ins w:id="181" w:author="studentcoll" w:date="2026-09-30T13:46:00Z"/>
        </w:trPr>
        <w:tc>
          <w:tcPr>
            <w:tcW w:w="567" w:type="dxa"/>
            <w:tcPrChange w:id="182" w:author="studentcoll" w:date="2026-09-30T13:50:00Z">
              <w:tcPr>
                <w:tcW w:w="1557" w:type="dxa"/>
                <w:gridSpan w:val="3"/>
              </w:tcPr>
            </w:tcPrChange>
          </w:tcPr>
          <w:p w14:paraId="0220AE5D" w14:textId="3307CF91" w:rsidR="009A4691" w:rsidRPr="009A4691" w:rsidRDefault="009A4691" w:rsidP="005E5381">
            <w:pPr>
              <w:pStyle w:val="a3"/>
              <w:rPr>
                <w:ins w:id="183" w:author="studentcoll" w:date="2026-09-30T13:46:00Z"/>
                <w:lang w:val="en-US"/>
                <w:rPrChange w:id="184" w:author="studentcoll" w:date="2026-09-30T13:47:00Z">
                  <w:rPr>
                    <w:ins w:id="185" w:author="studentcoll" w:date="2026-09-30T13:46:00Z"/>
                  </w:rPr>
                </w:rPrChange>
              </w:rPr>
            </w:pPr>
            <w:ins w:id="186" w:author="studentcoll" w:date="2026-09-30T13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716" w:type="dxa"/>
            <w:tcPrChange w:id="187" w:author="studentcoll" w:date="2026-09-30T13:50:00Z">
              <w:tcPr>
                <w:tcW w:w="1557" w:type="dxa"/>
                <w:gridSpan w:val="3"/>
              </w:tcPr>
            </w:tcPrChange>
          </w:tcPr>
          <w:p w14:paraId="3ACDCE2C" w14:textId="4426C34D" w:rsidR="009A4691" w:rsidRPr="009A4691" w:rsidRDefault="009A4691" w:rsidP="005E5381">
            <w:pPr>
              <w:pStyle w:val="a3"/>
              <w:rPr>
                <w:ins w:id="188" w:author="studentcoll" w:date="2026-09-30T13:46:00Z"/>
                <w:lang w:val="en-US"/>
                <w:rPrChange w:id="189" w:author="studentcoll" w:date="2026-09-30T13:48:00Z">
                  <w:rPr>
                    <w:ins w:id="190" w:author="studentcoll" w:date="2026-09-30T13:46:00Z"/>
                  </w:rPr>
                </w:rPrChange>
              </w:rPr>
            </w:pPr>
            <w:ins w:id="191" w:author="studentcoll" w:date="2026-09-30T13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859" w:type="dxa"/>
            <w:tcPrChange w:id="192" w:author="studentcoll" w:date="2026-09-30T13:50:00Z">
              <w:tcPr>
                <w:tcW w:w="1557" w:type="dxa"/>
                <w:gridSpan w:val="2"/>
              </w:tcPr>
            </w:tcPrChange>
          </w:tcPr>
          <w:p w14:paraId="046B4429" w14:textId="1E1F2F20" w:rsidR="009A4691" w:rsidRPr="009A4691" w:rsidRDefault="009A4691" w:rsidP="005E5381">
            <w:pPr>
              <w:pStyle w:val="a3"/>
              <w:rPr>
                <w:ins w:id="193" w:author="studentcoll" w:date="2026-09-30T13:46:00Z"/>
                <w:lang w:val="en-US"/>
                <w:rPrChange w:id="194" w:author="studentcoll" w:date="2026-09-30T13:48:00Z">
                  <w:rPr>
                    <w:ins w:id="195" w:author="studentcoll" w:date="2026-09-30T13:46:00Z"/>
                  </w:rPr>
                </w:rPrChange>
              </w:rPr>
            </w:pPr>
            <w:ins w:id="196" w:author="studentcoll" w:date="2026-09-30T13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858" w:type="dxa"/>
            <w:tcPrChange w:id="197" w:author="studentcoll" w:date="2026-09-30T13:50:00Z">
              <w:tcPr>
                <w:tcW w:w="1558" w:type="dxa"/>
                <w:gridSpan w:val="2"/>
              </w:tcPr>
            </w:tcPrChange>
          </w:tcPr>
          <w:p w14:paraId="222278AB" w14:textId="66CBBDAB" w:rsidR="009A4691" w:rsidRPr="009A4691" w:rsidRDefault="009A4691" w:rsidP="005E5381">
            <w:pPr>
              <w:pStyle w:val="a3"/>
              <w:rPr>
                <w:ins w:id="198" w:author="studentcoll" w:date="2026-09-30T13:46:00Z"/>
                <w:lang w:val="en-US"/>
                <w:rPrChange w:id="199" w:author="studentcoll" w:date="2026-09-30T13:49:00Z">
                  <w:rPr>
                    <w:ins w:id="200" w:author="studentcoll" w:date="2026-09-30T13:46:00Z"/>
                  </w:rPr>
                </w:rPrChange>
              </w:rPr>
            </w:pPr>
            <w:ins w:id="201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145" w:type="dxa"/>
            <w:tcPrChange w:id="202" w:author="studentcoll" w:date="2026-09-30T13:50:00Z">
              <w:tcPr>
                <w:tcW w:w="1558" w:type="dxa"/>
              </w:tcPr>
            </w:tcPrChange>
          </w:tcPr>
          <w:p w14:paraId="1F7BEC33" w14:textId="321BD80E" w:rsidR="009A4691" w:rsidRPr="009A4691" w:rsidRDefault="009A4691" w:rsidP="005E5381">
            <w:pPr>
              <w:pStyle w:val="a3"/>
              <w:rPr>
                <w:ins w:id="203" w:author="studentcoll" w:date="2026-09-30T13:46:00Z"/>
                <w:lang w:val="en-US"/>
                <w:rPrChange w:id="204" w:author="studentcoll" w:date="2026-09-30T13:49:00Z">
                  <w:rPr>
                    <w:ins w:id="205" w:author="studentcoll" w:date="2026-09-30T13:46:00Z"/>
                  </w:rPr>
                </w:rPrChange>
              </w:rPr>
            </w:pPr>
            <w:ins w:id="206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946" w:type="dxa"/>
            <w:tcPrChange w:id="207" w:author="studentcoll" w:date="2026-09-30T13:50:00Z">
              <w:tcPr>
                <w:tcW w:w="1558" w:type="dxa"/>
              </w:tcPr>
            </w:tcPrChange>
          </w:tcPr>
          <w:p w14:paraId="70211D37" w14:textId="1292E6D7" w:rsidR="009A4691" w:rsidRPr="009A4691" w:rsidRDefault="009A4691" w:rsidP="005E5381">
            <w:pPr>
              <w:pStyle w:val="a3"/>
              <w:rPr>
                <w:ins w:id="208" w:author="studentcoll" w:date="2026-09-30T13:46:00Z"/>
                <w:lang w:val="en-US"/>
                <w:rPrChange w:id="209" w:author="studentcoll" w:date="2026-09-30T13:50:00Z">
                  <w:rPr>
                    <w:ins w:id="210" w:author="studentcoll" w:date="2026-09-30T13:46:00Z"/>
                  </w:rPr>
                </w:rPrChange>
              </w:rPr>
            </w:pPr>
            <w:ins w:id="211" w:author="studentcoll" w:date="2026-09-30T13:50:00Z">
              <w:r>
                <w:rPr>
                  <w:lang w:val="en-US"/>
                </w:rPr>
                <w:t>1</w:t>
              </w:r>
            </w:ins>
          </w:p>
        </w:tc>
      </w:tr>
      <w:tr w:rsidR="009A4691" w14:paraId="2215AA8C" w14:textId="77777777" w:rsidTr="009A4691">
        <w:trPr>
          <w:trHeight w:val="299"/>
          <w:ins w:id="212" w:author="studentcoll" w:date="2026-09-30T13:46:00Z"/>
        </w:trPr>
        <w:tc>
          <w:tcPr>
            <w:tcW w:w="567" w:type="dxa"/>
            <w:tcPrChange w:id="213" w:author="studentcoll" w:date="2026-09-30T13:50:00Z">
              <w:tcPr>
                <w:tcW w:w="1557" w:type="dxa"/>
                <w:gridSpan w:val="3"/>
              </w:tcPr>
            </w:tcPrChange>
          </w:tcPr>
          <w:p w14:paraId="3925DF49" w14:textId="53FBAD90" w:rsidR="009A4691" w:rsidRPr="009A4691" w:rsidRDefault="009A4691" w:rsidP="005E5381">
            <w:pPr>
              <w:pStyle w:val="a3"/>
              <w:rPr>
                <w:ins w:id="214" w:author="studentcoll" w:date="2026-09-30T13:46:00Z"/>
                <w:lang w:val="en-US"/>
                <w:rPrChange w:id="215" w:author="studentcoll" w:date="2026-09-30T13:47:00Z">
                  <w:rPr>
                    <w:ins w:id="216" w:author="studentcoll" w:date="2026-09-30T13:46:00Z"/>
                  </w:rPr>
                </w:rPrChange>
              </w:rPr>
            </w:pPr>
            <w:ins w:id="217" w:author="studentcoll" w:date="2026-09-30T13:4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716" w:type="dxa"/>
            <w:tcPrChange w:id="218" w:author="studentcoll" w:date="2026-09-30T13:50:00Z">
              <w:tcPr>
                <w:tcW w:w="1557" w:type="dxa"/>
                <w:gridSpan w:val="3"/>
              </w:tcPr>
            </w:tcPrChange>
          </w:tcPr>
          <w:p w14:paraId="7CF3D06D" w14:textId="490CC33E" w:rsidR="009A4691" w:rsidRPr="009A4691" w:rsidRDefault="009A4691" w:rsidP="005E5381">
            <w:pPr>
              <w:pStyle w:val="a3"/>
              <w:rPr>
                <w:ins w:id="219" w:author="studentcoll" w:date="2026-09-30T13:46:00Z"/>
                <w:lang w:val="en-US"/>
                <w:rPrChange w:id="220" w:author="studentcoll" w:date="2026-09-30T13:49:00Z">
                  <w:rPr>
                    <w:ins w:id="221" w:author="studentcoll" w:date="2026-09-30T13:46:00Z"/>
                  </w:rPr>
                </w:rPrChange>
              </w:rPr>
            </w:pPr>
            <w:ins w:id="222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859" w:type="dxa"/>
            <w:tcPrChange w:id="223" w:author="studentcoll" w:date="2026-09-30T13:50:00Z">
              <w:tcPr>
                <w:tcW w:w="1557" w:type="dxa"/>
                <w:gridSpan w:val="2"/>
              </w:tcPr>
            </w:tcPrChange>
          </w:tcPr>
          <w:p w14:paraId="308FEECB" w14:textId="2D5FA369" w:rsidR="009A4691" w:rsidRPr="009A4691" w:rsidRDefault="009A4691" w:rsidP="005E5381">
            <w:pPr>
              <w:pStyle w:val="a3"/>
              <w:rPr>
                <w:ins w:id="224" w:author="studentcoll" w:date="2026-09-30T13:46:00Z"/>
                <w:lang w:val="en-US"/>
                <w:rPrChange w:id="225" w:author="studentcoll" w:date="2026-09-30T13:49:00Z">
                  <w:rPr>
                    <w:ins w:id="226" w:author="studentcoll" w:date="2026-09-30T13:46:00Z"/>
                  </w:rPr>
                </w:rPrChange>
              </w:rPr>
            </w:pPr>
            <w:ins w:id="227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858" w:type="dxa"/>
            <w:tcPrChange w:id="228" w:author="studentcoll" w:date="2026-09-30T13:50:00Z">
              <w:tcPr>
                <w:tcW w:w="1558" w:type="dxa"/>
                <w:gridSpan w:val="2"/>
              </w:tcPr>
            </w:tcPrChange>
          </w:tcPr>
          <w:p w14:paraId="1CC8ABB4" w14:textId="31383026" w:rsidR="009A4691" w:rsidRPr="009A4691" w:rsidRDefault="009A4691" w:rsidP="005E5381">
            <w:pPr>
              <w:pStyle w:val="a3"/>
              <w:rPr>
                <w:ins w:id="229" w:author="studentcoll" w:date="2026-09-30T13:46:00Z"/>
                <w:lang w:val="en-US"/>
                <w:rPrChange w:id="230" w:author="studentcoll" w:date="2026-09-30T13:49:00Z">
                  <w:rPr>
                    <w:ins w:id="231" w:author="studentcoll" w:date="2026-09-30T13:46:00Z"/>
                  </w:rPr>
                </w:rPrChange>
              </w:rPr>
            </w:pPr>
            <w:ins w:id="232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145" w:type="dxa"/>
            <w:tcPrChange w:id="233" w:author="studentcoll" w:date="2026-09-30T13:50:00Z">
              <w:tcPr>
                <w:tcW w:w="1558" w:type="dxa"/>
              </w:tcPr>
            </w:tcPrChange>
          </w:tcPr>
          <w:p w14:paraId="596FD694" w14:textId="713C4D8D" w:rsidR="009A4691" w:rsidRPr="009A4691" w:rsidRDefault="009A4691" w:rsidP="005E5381">
            <w:pPr>
              <w:pStyle w:val="a3"/>
              <w:rPr>
                <w:ins w:id="234" w:author="studentcoll" w:date="2026-09-30T13:46:00Z"/>
                <w:lang w:val="en-US"/>
                <w:rPrChange w:id="235" w:author="studentcoll" w:date="2026-09-30T13:49:00Z">
                  <w:rPr>
                    <w:ins w:id="236" w:author="studentcoll" w:date="2026-09-30T13:46:00Z"/>
                  </w:rPr>
                </w:rPrChange>
              </w:rPr>
            </w:pPr>
            <w:ins w:id="237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946" w:type="dxa"/>
            <w:tcPrChange w:id="238" w:author="studentcoll" w:date="2026-09-30T13:50:00Z">
              <w:tcPr>
                <w:tcW w:w="1558" w:type="dxa"/>
              </w:tcPr>
            </w:tcPrChange>
          </w:tcPr>
          <w:p w14:paraId="3287E2D4" w14:textId="28AE9216" w:rsidR="009A4691" w:rsidRPr="009A4691" w:rsidRDefault="009A4691" w:rsidP="005E5381">
            <w:pPr>
              <w:pStyle w:val="a3"/>
              <w:rPr>
                <w:ins w:id="239" w:author="studentcoll" w:date="2026-09-30T13:46:00Z"/>
                <w:lang w:val="en-US"/>
                <w:rPrChange w:id="240" w:author="studentcoll" w:date="2026-09-30T13:50:00Z">
                  <w:rPr>
                    <w:ins w:id="241" w:author="studentcoll" w:date="2026-09-30T13:46:00Z"/>
                  </w:rPr>
                </w:rPrChange>
              </w:rPr>
            </w:pPr>
            <w:ins w:id="242" w:author="studentcoll" w:date="2026-09-30T13:50:00Z">
              <w:r>
                <w:rPr>
                  <w:lang w:val="en-US"/>
                </w:rPr>
                <w:t>0</w:t>
              </w:r>
            </w:ins>
          </w:p>
        </w:tc>
      </w:tr>
      <w:tr w:rsidR="009A4691" w14:paraId="5991E80F" w14:textId="77777777" w:rsidTr="009A4691">
        <w:trPr>
          <w:trHeight w:val="299"/>
          <w:ins w:id="243" w:author="studentcoll" w:date="2026-09-30T13:46:00Z"/>
        </w:trPr>
        <w:tc>
          <w:tcPr>
            <w:tcW w:w="567" w:type="dxa"/>
            <w:tcPrChange w:id="244" w:author="studentcoll" w:date="2026-09-30T13:50:00Z">
              <w:tcPr>
                <w:tcW w:w="1557" w:type="dxa"/>
                <w:gridSpan w:val="3"/>
              </w:tcPr>
            </w:tcPrChange>
          </w:tcPr>
          <w:p w14:paraId="343C73EF" w14:textId="793E50AA" w:rsidR="009A4691" w:rsidRPr="009A4691" w:rsidRDefault="009A4691" w:rsidP="005E5381">
            <w:pPr>
              <w:pStyle w:val="a3"/>
              <w:rPr>
                <w:ins w:id="245" w:author="studentcoll" w:date="2026-09-30T13:46:00Z"/>
                <w:lang w:val="en-US"/>
                <w:rPrChange w:id="246" w:author="studentcoll" w:date="2026-09-30T13:47:00Z">
                  <w:rPr>
                    <w:ins w:id="247" w:author="studentcoll" w:date="2026-09-30T13:46:00Z"/>
                  </w:rPr>
                </w:rPrChange>
              </w:rPr>
            </w:pPr>
            <w:ins w:id="248" w:author="studentcoll" w:date="2026-09-30T13:4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716" w:type="dxa"/>
            <w:tcPrChange w:id="249" w:author="studentcoll" w:date="2026-09-30T13:50:00Z">
              <w:tcPr>
                <w:tcW w:w="1557" w:type="dxa"/>
                <w:gridSpan w:val="3"/>
              </w:tcPr>
            </w:tcPrChange>
          </w:tcPr>
          <w:p w14:paraId="0E385EB6" w14:textId="09AB0209" w:rsidR="009A4691" w:rsidRPr="009A4691" w:rsidRDefault="009A4691" w:rsidP="005E5381">
            <w:pPr>
              <w:pStyle w:val="a3"/>
              <w:rPr>
                <w:ins w:id="250" w:author="studentcoll" w:date="2026-09-30T13:46:00Z"/>
                <w:lang w:val="en-US"/>
                <w:rPrChange w:id="251" w:author="studentcoll" w:date="2026-09-30T13:49:00Z">
                  <w:rPr>
                    <w:ins w:id="252" w:author="studentcoll" w:date="2026-09-30T13:46:00Z"/>
                  </w:rPr>
                </w:rPrChange>
              </w:rPr>
            </w:pPr>
            <w:ins w:id="253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859" w:type="dxa"/>
            <w:tcPrChange w:id="254" w:author="studentcoll" w:date="2026-09-30T13:50:00Z">
              <w:tcPr>
                <w:tcW w:w="1557" w:type="dxa"/>
                <w:gridSpan w:val="2"/>
              </w:tcPr>
            </w:tcPrChange>
          </w:tcPr>
          <w:p w14:paraId="23961927" w14:textId="0079C4F4" w:rsidR="009A4691" w:rsidRPr="009A4691" w:rsidRDefault="009A4691" w:rsidP="005E5381">
            <w:pPr>
              <w:pStyle w:val="a3"/>
              <w:rPr>
                <w:ins w:id="255" w:author="studentcoll" w:date="2026-09-30T13:46:00Z"/>
                <w:lang w:val="en-US"/>
                <w:rPrChange w:id="256" w:author="studentcoll" w:date="2026-09-30T13:49:00Z">
                  <w:rPr>
                    <w:ins w:id="257" w:author="studentcoll" w:date="2026-09-30T13:46:00Z"/>
                  </w:rPr>
                </w:rPrChange>
              </w:rPr>
            </w:pPr>
            <w:ins w:id="258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858" w:type="dxa"/>
            <w:tcPrChange w:id="259" w:author="studentcoll" w:date="2026-09-30T13:50:00Z">
              <w:tcPr>
                <w:tcW w:w="1558" w:type="dxa"/>
                <w:gridSpan w:val="2"/>
              </w:tcPr>
            </w:tcPrChange>
          </w:tcPr>
          <w:p w14:paraId="504FA703" w14:textId="539BF247" w:rsidR="009A4691" w:rsidRPr="009A4691" w:rsidRDefault="009A4691" w:rsidP="005E5381">
            <w:pPr>
              <w:pStyle w:val="a3"/>
              <w:rPr>
                <w:ins w:id="260" w:author="studentcoll" w:date="2026-09-30T13:46:00Z"/>
                <w:lang w:val="en-US"/>
                <w:rPrChange w:id="261" w:author="studentcoll" w:date="2026-09-30T13:49:00Z">
                  <w:rPr>
                    <w:ins w:id="262" w:author="studentcoll" w:date="2026-09-30T13:46:00Z"/>
                  </w:rPr>
                </w:rPrChange>
              </w:rPr>
            </w:pPr>
            <w:ins w:id="263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145" w:type="dxa"/>
            <w:tcPrChange w:id="264" w:author="studentcoll" w:date="2026-09-30T13:50:00Z">
              <w:tcPr>
                <w:tcW w:w="1558" w:type="dxa"/>
              </w:tcPr>
            </w:tcPrChange>
          </w:tcPr>
          <w:p w14:paraId="1AC700A0" w14:textId="31780A77" w:rsidR="009A4691" w:rsidRPr="009A4691" w:rsidRDefault="009A4691" w:rsidP="005E5381">
            <w:pPr>
              <w:pStyle w:val="a3"/>
              <w:rPr>
                <w:ins w:id="265" w:author="studentcoll" w:date="2026-09-30T13:46:00Z"/>
                <w:lang w:val="en-US"/>
                <w:rPrChange w:id="266" w:author="studentcoll" w:date="2026-09-30T13:49:00Z">
                  <w:rPr>
                    <w:ins w:id="267" w:author="studentcoll" w:date="2026-09-30T13:46:00Z"/>
                  </w:rPr>
                </w:rPrChange>
              </w:rPr>
            </w:pPr>
            <w:ins w:id="268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946" w:type="dxa"/>
            <w:tcPrChange w:id="269" w:author="studentcoll" w:date="2026-09-30T13:50:00Z">
              <w:tcPr>
                <w:tcW w:w="1558" w:type="dxa"/>
              </w:tcPr>
            </w:tcPrChange>
          </w:tcPr>
          <w:p w14:paraId="5F6FA821" w14:textId="4C271083" w:rsidR="009A4691" w:rsidRPr="009A4691" w:rsidRDefault="009A4691" w:rsidP="005E5381">
            <w:pPr>
              <w:pStyle w:val="a3"/>
              <w:rPr>
                <w:ins w:id="270" w:author="studentcoll" w:date="2026-09-30T13:46:00Z"/>
                <w:lang w:val="en-US"/>
                <w:rPrChange w:id="271" w:author="studentcoll" w:date="2026-09-30T13:50:00Z">
                  <w:rPr>
                    <w:ins w:id="272" w:author="studentcoll" w:date="2026-09-30T13:46:00Z"/>
                  </w:rPr>
                </w:rPrChange>
              </w:rPr>
            </w:pPr>
            <w:ins w:id="273" w:author="studentcoll" w:date="2026-09-30T13:50:00Z">
              <w:r>
                <w:rPr>
                  <w:lang w:val="en-US"/>
                </w:rPr>
                <w:t>1</w:t>
              </w:r>
            </w:ins>
          </w:p>
        </w:tc>
      </w:tr>
      <w:tr w:rsidR="009A4691" w14:paraId="3BCD5B09" w14:textId="77777777" w:rsidTr="009A4691">
        <w:trPr>
          <w:trHeight w:val="287"/>
          <w:ins w:id="274" w:author="studentcoll" w:date="2026-09-30T13:46:00Z"/>
        </w:trPr>
        <w:tc>
          <w:tcPr>
            <w:tcW w:w="567" w:type="dxa"/>
            <w:tcPrChange w:id="275" w:author="studentcoll" w:date="2026-09-30T13:50:00Z">
              <w:tcPr>
                <w:tcW w:w="1557" w:type="dxa"/>
                <w:gridSpan w:val="3"/>
              </w:tcPr>
            </w:tcPrChange>
          </w:tcPr>
          <w:p w14:paraId="4D805AC5" w14:textId="66A9846A" w:rsidR="009A4691" w:rsidRPr="009A4691" w:rsidRDefault="009A4691" w:rsidP="005E5381">
            <w:pPr>
              <w:pStyle w:val="a3"/>
              <w:rPr>
                <w:ins w:id="276" w:author="studentcoll" w:date="2026-09-30T13:46:00Z"/>
                <w:lang w:val="en-US"/>
                <w:rPrChange w:id="277" w:author="studentcoll" w:date="2026-09-30T13:47:00Z">
                  <w:rPr>
                    <w:ins w:id="278" w:author="studentcoll" w:date="2026-09-30T13:46:00Z"/>
                  </w:rPr>
                </w:rPrChange>
              </w:rPr>
            </w:pPr>
            <w:ins w:id="279" w:author="studentcoll" w:date="2026-09-30T13:47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716" w:type="dxa"/>
            <w:tcPrChange w:id="280" w:author="studentcoll" w:date="2026-09-30T13:50:00Z">
              <w:tcPr>
                <w:tcW w:w="1557" w:type="dxa"/>
                <w:gridSpan w:val="3"/>
              </w:tcPr>
            </w:tcPrChange>
          </w:tcPr>
          <w:p w14:paraId="502710CE" w14:textId="5A856229" w:rsidR="009A4691" w:rsidRPr="009A4691" w:rsidRDefault="009A4691" w:rsidP="005E5381">
            <w:pPr>
              <w:pStyle w:val="a3"/>
              <w:rPr>
                <w:ins w:id="281" w:author="studentcoll" w:date="2026-09-30T13:46:00Z"/>
                <w:lang w:val="en-US"/>
                <w:rPrChange w:id="282" w:author="studentcoll" w:date="2026-09-30T13:49:00Z">
                  <w:rPr>
                    <w:ins w:id="283" w:author="studentcoll" w:date="2026-09-30T13:46:00Z"/>
                  </w:rPr>
                </w:rPrChange>
              </w:rPr>
            </w:pPr>
            <w:ins w:id="284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859" w:type="dxa"/>
            <w:tcPrChange w:id="285" w:author="studentcoll" w:date="2026-09-30T13:50:00Z">
              <w:tcPr>
                <w:tcW w:w="1557" w:type="dxa"/>
                <w:gridSpan w:val="2"/>
              </w:tcPr>
            </w:tcPrChange>
          </w:tcPr>
          <w:p w14:paraId="05BC957E" w14:textId="4A13AE77" w:rsidR="009A4691" w:rsidRPr="009A4691" w:rsidRDefault="009A4691" w:rsidP="005E5381">
            <w:pPr>
              <w:pStyle w:val="a3"/>
              <w:rPr>
                <w:ins w:id="286" w:author="studentcoll" w:date="2026-09-30T13:46:00Z"/>
                <w:lang w:val="en-US"/>
                <w:rPrChange w:id="287" w:author="studentcoll" w:date="2026-09-30T13:49:00Z">
                  <w:rPr>
                    <w:ins w:id="288" w:author="studentcoll" w:date="2026-09-30T13:46:00Z"/>
                  </w:rPr>
                </w:rPrChange>
              </w:rPr>
            </w:pPr>
            <w:ins w:id="289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858" w:type="dxa"/>
            <w:tcPrChange w:id="290" w:author="studentcoll" w:date="2026-09-30T13:50:00Z">
              <w:tcPr>
                <w:tcW w:w="1558" w:type="dxa"/>
                <w:gridSpan w:val="2"/>
              </w:tcPr>
            </w:tcPrChange>
          </w:tcPr>
          <w:p w14:paraId="2EBFB068" w14:textId="20AA6AC8" w:rsidR="009A4691" w:rsidRPr="009A4691" w:rsidRDefault="009A4691" w:rsidP="005E5381">
            <w:pPr>
              <w:pStyle w:val="a3"/>
              <w:rPr>
                <w:ins w:id="291" w:author="studentcoll" w:date="2026-09-30T13:46:00Z"/>
                <w:lang w:val="en-US"/>
                <w:rPrChange w:id="292" w:author="studentcoll" w:date="2026-09-30T13:49:00Z">
                  <w:rPr>
                    <w:ins w:id="293" w:author="studentcoll" w:date="2026-09-30T13:46:00Z"/>
                  </w:rPr>
                </w:rPrChange>
              </w:rPr>
            </w:pPr>
            <w:ins w:id="294" w:author="studentcoll" w:date="2026-09-30T13:4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145" w:type="dxa"/>
            <w:tcPrChange w:id="295" w:author="studentcoll" w:date="2026-09-30T13:50:00Z">
              <w:tcPr>
                <w:tcW w:w="1558" w:type="dxa"/>
              </w:tcPr>
            </w:tcPrChange>
          </w:tcPr>
          <w:p w14:paraId="0ADF5103" w14:textId="653654F7" w:rsidR="009A4691" w:rsidRPr="009A4691" w:rsidRDefault="009A4691" w:rsidP="005E5381">
            <w:pPr>
              <w:pStyle w:val="a3"/>
              <w:rPr>
                <w:ins w:id="296" w:author="studentcoll" w:date="2026-09-30T13:46:00Z"/>
                <w:lang w:val="en-US"/>
                <w:rPrChange w:id="297" w:author="studentcoll" w:date="2026-09-30T13:49:00Z">
                  <w:rPr>
                    <w:ins w:id="298" w:author="studentcoll" w:date="2026-09-30T13:46:00Z"/>
                  </w:rPr>
                </w:rPrChange>
              </w:rPr>
            </w:pPr>
            <w:ins w:id="299" w:author="studentcoll" w:date="2026-09-30T13:4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946" w:type="dxa"/>
            <w:tcPrChange w:id="300" w:author="studentcoll" w:date="2026-09-30T13:50:00Z">
              <w:tcPr>
                <w:tcW w:w="1558" w:type="dxa"/>
              </w:tcPr>
            </w:tcPrChange>
          </w:tcPr>
          <w:p w14:paraId="3433A1A7" w14:textId="11B1461D" w:rsidR="009A4691" w:rsidRPr="009A4691" w:rsidRDefault="009A4691" w:rsidP="005E5381">
            <w:pPr>
              <w:pStyle w:val="a3"/>
              <w:rPr>
                <w:ins w:id="301" w:author="studentcoll" w:date="2026-09-30T13:46:00Z"/>
                <w:lang w:val="en-US"/>
                <w:rPrChange w:id="302" w:author="studentcoll" w:date="2026-09-30T13:50:00Z">
                  <w:rPr>
                    <w:ins w:id="303" w:author="studentcoll" w:date="2026-09-30T13:46:00Z"/>
                  </w:rPr>
                </w:rPrChange>
              </w:rPr>
            </w:pPr>
            <w:ins w:id="304" w:author="studentcoll" w:date="2026-09-30T13:50:00Z">
              <w:r>
                <w:rPr>
                  <w:lang w:val="en-US"/>
                </w:rPr>
                <w:t>1</w:t>
              </w:r>
            </w:ins>
          </w:p>
        </w:tc>
      </w:tr>
    </w:tbl>
    <w:p w14:paraId="1717E4EA" w14:textId="22D76429" w:rsidR="00110590" w:rsidRDefault="005E5381" w:rsidP="005E5381">
      <w:pPr>
        <w:pStyle w:val="a3"/>
        <w:rPr>
          <w:ins w:id="305" w:author="studentcoll" w:date="2026-09-30T13:55:00Z"/>
          <w:lang w:val="en-US"/>
        </w:rPr>
      </w:pPr>
      <w:r>
        <w:lastRenderedPageBreak/>
        <w:br/>
      </w: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  <w:r>
        <w:br/>
      </w:r>
      <w:ins w:id="306" w:author="studentcoll" w:date="2026-09-30T13:55:00Z">
        <w:r w:rsidR="00110590" w:rsidRPr="00110590">
          <w:rPr>
            <w:lang w:val="en-US"/>
          </w:rPr>
          <w:drawing>
            <wp:inline distT="0" distB="0" distL="0" distR="0" wp14:anchorId="3C2A4732" wp14:editId="1EE9EF5C">
              <wp:extent cx="5940425" cy="2454910"/>
              <wp:effectExtent l="0" t="0" r="3175" b="254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24549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072E41D" w14:textId="104DE35B" w:rsidR="005E5381" w:rsidRDefault="005E5381" w:rsidP="005E5381">
      <w:pPr>
        <w:pStyle w:val="a3"/>
      </w:pPr>
      <w:r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>
        <w:br/>
      </w:r>
      <w:r>
        <w:br/>
        <w:t>---</w:t>
      </w:r>
      <w:r>
        <w:br/>
      </w:r>
      <w:r>
        <w:br/>
        <w:t>Часть В. Развёрнутые ответы</w:t>
      </w:r>
      <w:r>
        <w:br/>
      </w:r>
      <w:r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>
        <w:br/>
      </w:r>
      <w:r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>
        <w:br/>
      </w:r>
      <w:r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r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110590"/>
    <w:rsid w:val="001E04E3"/>
    <w:rsid w:val="003445D8"/>
    <w:rsid w:val="005E5381"/>
    <w:rsid w:val="008259F0"/>
    <w:rsid w:val="009A4691"/>
    <w:rsid w:val="00DA62CE"/>
    <w:rsid w:val="00EB3C5B"/>
    <w:rsid w:val="00EC33C6"/>
    <w:rsid w:val="00FF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9A4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studentcoll</cp:lastModifiedBy>
  <cp:revision>2</cp:revision>
  <dcterms:created xsi:type="dcterms:W3CDTF">2026-09-30T11:17:00Z</dcterms:created>
  <dcterms:modified xsi:type="dcterms:W3CDTF">2026-09-30T11:17:00Z</dcterms:modified>
</cp:coreProperties>
</file>